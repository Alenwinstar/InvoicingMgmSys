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651" w:rsidRPr="00D00E63" w:rsidRDefault="00162CBA" w:rsidP="00795651">
      <w:pPr>
        <w:pStyle w:val="a3"/>
        <w:rPr>
          <w:rFonts w:ascii="標楷體" w:eastAsia="標楷體" w:hAnsi="標楷體"/>
          <w:sz w:val="52"/>
          <w:szCs w:val="52"/>
        </w:rPr>
      </w:pPr>
      <w:r w:rsidRPr="00D00E63">
        <w:rPr>
          <w:rFonts w:ascii="標楷體" w:eastAsia="標楷體" w:hAnsi="標楷體"/>
          <w:sz w:val="52"/>
          <w:szCs w:val="52"/>
        </w:rPr>
        <w:t>前端Angular建置步驟流程</w:t>
      </w:r>
    </w:p>
    <w:p w:rsidR="00DF22E7" w:rsidRPr="00D00E63" w:rsidRDefault="00DF22E7" w:rsidP="00B72567">
      <w:pPr>
        <w:pStyle w:val="3"/>
        <w:numPr>
          <w:ilvl w:val="0"/>
          <w:numId w:val="4"/>
        </w:numPr>
        <w:rPr>
          <w:rFonts w:ascii="標楷體" w:eastAsia="標楷體" w:hAnsi="標楷體"/>
        </w:rPr>
      </w:pPr>
      <w:r w:rsidRPr="00D00E63">
        <w:rPr>
          <w:rFonts w:ascii="標楷體" w:eastAsia="標楷體" w:hAnsi="標楷體" w:hint="eastAsia"/>
        </w:rPr>
        <w:t>新增a</w:t>
      </w:r>
      <w:r w:rsidRPr="00D00E63">
        <w:rPr>
          <w:rFonts w:ascii="標楷體" w:eastAsia="標楷體" w:hAnsi="標楷體"/>
        </w:rPr>
        <w:t>ngular</w:t>
      </w:r>
      <w:r w:rsidRPr="00D00E63">
        <w:rPr>
          <w:rFonts w:ascii="標楷體" w:eastAsia="標楷體" w:hAnsi="標楷體" w:hint="eastAsia"/>
        </w:rPr>
        <w:t>專案指令</w:t>
      </w:r>
    </w:p>
    <w:p w:rsidR="00B72567" w:rsidRPr="00A76744" w:rsidRDefault="005D26F9" w:rsidP="00B72567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1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.建立專案包 指令 : </w:t>
      </w:r>
      <w:r w:rsidR="00F53B92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 xml:space="preserve">ng new </w:t>
      </w:r>
      <w:r w:rsidR="00B72567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>web-ims</w:t>
      </w:r>
    </w:p>
    <w:p w:rsidR="00D00E63" w:rsidRDefault="005D26F9" w:rsidP="00B72567">
      <w:pPr>
        <w:rPr>
          <w:noProof/>
        </w:rPr>
      </w:pPr>
      <w:r>
        <w:rPr>
          <w:noProof/>
        </w:rPr>
        <w:drawing>
          <wp:inline distT="0" distB="0" distL="0" distR="0" wp14:anchorId="18F832A4" wp14:editId="04BB82BE">
            <wp:extent cx="6479540" cy="1828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484" b="5673"/>
                    <a:stretch/>
                  </pic:blipFill>
                  <pic:spPr bwMode="auto">
                    <a:xfrm>
                      <a:off x="0" y="0"/>
                      <a:ext cx="647954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2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.同意更嚴謹與維護 指令 : </w:t>
      </w:r>
      <w:r w:rsidRPr="00A76744">
        <w:rPr>
          <w:rFonts w:ascii="微軟正黑體" w:eastAsia="微軟正黑體" w:hAnsi="微軟正黑體" w:hint="eastAsia"/>
          <w:noProof/>
          <w:color w:val="595959" w:themeColor="text1" w:themeTint="A6"/>
          <w:sz w:val="21"/>
          <w:szCs w:val="21"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12AD7575" wp14:editId="769F6682">
            <wp:extent cx="6479540" cy="4895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730"/>
                    <a:stretch/>
                  </pic:blipFill>
                  <pic:spPr bwMode="auto">
                    <a:xfrm>
                      <a:off x="0" y="0"/>
                      <a:ext cx="6479540" cy="4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6F9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3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需要直接新增路由嗎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 指令 : </w:t>
      </w:r>
      <w:r w:rsidRPr="00A76744">
        <w:rPr>
          <w:rFonts w:ascii="微軟正黑體" w:eastAsia="微軟正黑體" w:hAnsi="微軟正黑體" w:hint="eastAsia"/>
          <w:noProof/>
          <w:color w:val="595959" w:themeColor="text1" w:themeTint="A6"/>
          <w:sz w:val="21"/>
          <w:szCs w:val="21"/>
          <w:highlight w:val="cyan"/>
        </w:rPr>
        <w:t>y</w:t>
      </w:r>
    </w:p>
    <w:p w:rsidR="00D00E63" w:rsidRDefault="001D219C" w:rsidP="00DF22E7">
      <w:r>
        <w:rPr>
          <w:noProof/>
        </w:rPr>
        <w:drawing>
          <wp:inline distT="0" distB="0" distL="0" distR="0" wp14:anchorId="008F5B16" wp14:editId="7C24F681">
            <wp:extent cx="6479540" cy="22796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884"/>
                    <a:stretch/>
                  </pic:blipFill>
                  <pic:spPr bwMode="auto">
                    <a:xfrm>
                      <a:off x="0" y="0"/>
                      <a:ext cx="6479540" cy="22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Pr="00A76744" w:rsidRDefault="005D26F9" w:rsidP="00DF22E7">
      <w:pPr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4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選擇s</w:t>
      </w:r>
      <w:r w:rsidR="00D00E63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tylesheet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格式 直接default </w:t>
      </w:r>
      <w:r w:rsidR="00D00E63"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CSS</w:t>
      </w:r>
      <w:r w:rsidR="00D00E63"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點選enter即可</w:t>
      </w:r>
      <w:r w:rsidRPr="00A76744">
        <w:rPr>
          <w:rFonts w:ascii="微軟正黑體" w:eastAsia="微軟正黑體" w:hAnsi="微軟正黑體"/>
          <w:noProof/>
          <w:color w:val="595959" w:themeColor="text1" w:themeTint="A6"/>
          <w:sz w:val="21"/>
          <w:szCs w:val="21"/>
        </w:rPr>
        <w:t xml:space="preserve"> </w:t>
      </w:r>
    </w:p>
    <w:p w:rsidR="00DF22E7" w:rsidRDefault="001D219C" w:rsidP="00DF22E7">
      <w:r>
        <w:rPr>
          <w:noProof/>
        </w:rPr>
        <w:drawing>
          <wp:inline distT="0" distB="0" distL="0" distR="0" wp14:anchorId="7891E7C3" wp14:editId="594AB7B9">
            <wp:extent cx="6479540" cy="909955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0535"/>
                    <a:stretch/>
                  </pic:blipFill>
                  <pic:spPr bwMode="auto">
                    <a:xfrm>
                      <a:off x="0" y="0"/>
                      <a:ext cx="6479540" cy="90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E63" w:rsidRDefault="00D00E63" w:rsidP="00D00E63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>5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76744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</w:t>
      </w:r>
      <w:r w:rsidRPr="00A76744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完成畫面</w:t>
      </w:r>
    </w:p>
    <w:p w:rsidR="00A6163F" w:rsidRPr="00A76744" w:rsidRDefault="00A6163F" w:rsidP="00D00E63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>
        <w:rPr>
          <w:noProof/>
        </w:rPr>
        <w:drawing>
          <wp:inline distT="0" distB="0" distL="0" distR="0" wp14:anchorId="0CBEF834" wp14:editId="154488BB">
            <wp:extent cx="6479540" cy="370332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342"/>
                    <a:stretch/>
                  </pic:blipFill>
                  <pic:spPr bwMode="auto">
                    <a:xfrm>
                      <a:off x="0" y="0"/>
                      <a:ext cx="647954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744" w:rsidRDefault="00A76744" w:rsidP="00D00E63">
      <w:pPr>
        <w:rPr>
          <w:noProof/>
        </w:rPr>
      </w:pPr>
    </w:p>
    <w:p w:rsidR="00A76744" w:rsidRPr="00A6163F" w:rsidRDefault="00A76744" w:rsidP="00A76744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6163F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lastRenderedPageBreak/>
        <w:t>6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>.</w:t>
      </w:r>
      <w:r w:rsidRPr="00A6163F">
        <w:rPr>
          <w:rFonts w:ascii="微軟正黑體" w:eastAsia="微軟正黑體" w:hAnsi="微軟正黑體" w:hint="eastAsia"/>
          <w:color w:val="595959" w:themeColor="text1" w:themeTint="A6"/>
          <w:sz w:val="21"/>
          <w:szCs w:val="21"/>
        </w:rPr>
        <w:t xml:space="preserve"> 啟用應用伺服器 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</w:rPr>
        <w:t xml:space="preserve">指令 : </w:t>
      </w:r>
      <w:r w:rsidRPr="00A6163F">
        <w:rPr>
          <w:rFonts w:ascii="微軟正黑體" w:eastAsia="微軟正黑體" w:hAnsi="微軟正黑體"/>
          <w:color w:val="595959" w:themeColor="text1" w:themeTint="A6"/>
          <w:sz w:val="21"/>
          <w:szCs w:val="21"/>
          <w:highlight w:val="cyan"/>
        </w:rPr>
        <w:t>ng serve --open</w:t>
      </w:r>
    </w:p>
    <w:p w:rsidR="00A6163F" w:rsidRPr="00A6163F" w:rsidRDefault="00A6163F" w:rsidP="00A76744">
      <w:pPr>
        <w:rPr>
          <w:rFonts w:ascii="微軟正黑體" w:eastAsia="微軟正黑體" w:hAnsi="微軟正黑體"/>
          <w:color w:val="595959" w:themeColor="text1" w:themeTint="A6"/>
          <w:spacing w:val="5"/>
          <w:sz w:val="21"/>
          <w:szCs w:val="21"/>
        </w:rPr>
      </w:pP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此</w:t>
      </w:r>
      <w:r w:rsidR="00A76744"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命令會建構本應用、啟動開發伺服器、監聽原始檔，並且當那些檔案發生變化時重新建構本應用。</w:t>
      </w:r>
    </w:p>
    <w:p w:rsidR="00A76744" w:rsidRPr="00A6163F" w:rsidRDefault="00A76744" w:rsidP="00A76744">
      <w:pPr>
        <w:rPr>
          <w:rFonts w:ascii="微軟正黑體" w:eastAsia="微軟正黑體" w:hAnsi="微軟正黑體"/>
          <w:color w:val="595959" w:themeColor="text1" w:themeTint="A6"/>
          <w:sz w:val="21"/>
          <w:szCs w:val="21"/>
        </w:rPr>
      </w:pPr>
      <w:r w:rsidRPr="00A6163F">
        <w:rPr>
          <w:rStyle w:val="HTML"/>
          <w:rFonts w:ascii="微軟正黑體" w:eastAsia="微軟正黑體" w:hAnsi="微軟正黑體" w:cs="Courier New"/>
          <w:color w:val="595959" w:themeColor="text1" w:themeTint="A6"/>
          <w:spacing w:val="5"/>
          <w:sz w:val="21"/>
          <w:szCs w:val="21"/>
        </w:rPr>
        <w:t>-open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 </w:t>
      </w:r>
      <w:r w:rsid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標示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會開啟瀏覽器，並訪問 </w:t>
      </w:r>
      <w:r w:rsidRPr="00A6163F">
        <w:rPr>
          <w:rStyle w:val="HTML"/>
          <w:rFonts w:ascii="微軟正黑體" w:eastAsia="微軟正黑體" w:hAnsi="微軟正黑體" w:cs="Courier New"/>
          <w:color w:val="595959" w:themeColor="text1" w:themeTint="A6"/>
          <w:spacing w:val="5"/>
          <w:sz w:val="21"/>
          <w:szCs w:val="21"/>
        </w:rPr>
        <w:t>http://localhost:4200/</w:t>
      </w:r>
      <w:r w:rsidRPr="00A6163F">
        <w:rPr>
          <w:rFonts w:ascii="微軟正黑體" w:eastAsia="微軟正黑體" w:hAnsi="微軟正黑體" w:hint="eastAsia"/>
          <w:color w:val="595959" w:themeColor="text1" w:themeTint="A6"/>
          <w:spacing w:val="5"/>
          <w:sz w:val="21"/>
          <w:szCs w:val="21"/>
        </w:rPr>
        <w:t>。</w:t>
      </w:r>
    </w:p>
    <w:p w:rsidR="00A6163F" w:rsidRDefault="00A76744" w:rsidP="00D00E63">
      <w:pPr>
        <w:rPr>
          <w:noProof/>
        </w:rPr>
      </w:pPr>
      <w:r>
        <w:rPr>
          <w:noProof/>
        </w:rPr>
        <w:drawing>
          <wp:inline distT="0" distB="0" distL="0" distR="0" wp14:anchorId="3DD3C29E" wp14:editId="2796B121">
            <wp:extent cx="6479540" cy="81280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9CC" w:rsidRPr="000129CC" w:rsidRDefault="000129CC" w:rsidP="00D00E63">
      <w:pPr>
        <w:rPr>
          <w:noProof/>
          <w:color w:val="595959" w:themeColor="text1" w:themeTint="A6"/>
          <w:sz w:val="21"/>
          <w:szCs w:val="21"/>
        </w:rPr>
      </w:pPr>
      <w:r w:rsidRPr="000129CC">
        <w:rPr>
          <w:rFonts w:ascii="微軟正黑體" w:eastAsia="微軟正黑體" w:hAnsi="微軟正黑體" w:cs="微軟正黑體"/>
          <w:noProof/>
          <w:color w:val="595959" w:themeColor="text1" w:themeTint="A6"/>
          <w:sz w:val="21"/>
          <w:szCs w:val="21"/>
        </w:rPr>
        <w:t xml:space="preserve">※　</w:t>
      </w:r>
      <w:r w:rsidRPr="000129CC">
        <w:rPr>
          <w:rFonts w:ascii="微軟正黑體" w:eastAsia="微軟正黑體" w:hAnsi="微軟正黑體" w:cs="微軟正黑體" w:hint="eastAsia"/>
          <w:noProof/>
          <w:color w:val="595959" w:themeColor="text1" w:themeTint="A6"/>
          <w:sz w:val="21"/>
          <w:szCs w:val="21"/>
        </w:rPr>
        <w:t>n</w:t>
      </w:r>
      <w:r w:rsidRPr="000129CC">
        <w:rPr>
          <w:rFonts w:ascii="微軟正黑體" w:eastAsia="微軟正黑體" w:hAnsi="微軟正黑體" w:cs="微軟正黑體"/>
          <w:noProof/>
          <w:color w:val="595959" w:themeColor="text1" w:themeTint="A6"/>
          <w:sz w:val="21"/>
          <w:szCs w:val="21"/>
        </w:rPr>
        <w:t>ode_module資料夾 似乎不需要同步</w:t>
      </w:r>
    </w:p>
    <w:p w:rsidR="005D03E9" w:rsidRPr="005D03E9" w:rsidRDefault="000129CC" w:rsidP="005D03E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817EF4F" wp14:editId="0F095118">
            <wp:extent cx="6479540" cy="3785235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2E7" w:rsidRDefault="00DF22E7" w:rsidP="00DF22E7">
      <w:pPr>
        <w:pStyle w:val="3"/>
        <w:rPr>
          <w:rFonts w:ascii="標楷體" w:eastAsia="標楷體" w:hAnsi="標楷體"/>
        </w:rPr>
      </w:pPr>
      <w:r>
        <w:rPr>
          <w:rFonts w:hint="eastAsia"/>
        </w:rPr>
        <w:t>二、</w:t>
      </w:r>
      <w:r w:rsidR="00782012">
        <w:rPr>
          <w:rFonts w:ascii="標楷體" w:eastAsia="標楷體" w:hAnsi="標楷體" w:hint="eastAsia"/>
        </w:rPr>
        <w:t>An</w:t>
      </w:r>
      <w:r w:rsidR="00782012">
        <w:rPr>
          <w:rFonts w:ascii="標楷體" w:eastAsia="標楷體" w:hAnsi="標楷體"/>
        </w:rPr>
        <w:t>gular</w:t>
      </w:r>
      <w:r w:rsidR="00782012">
        <w:rPr>
          <w:rFonts w:ascii="標楷體" w:eastAsia="標楷體" w:hAnsi="標楷體" w:hint="eastAsia"/>
        </w:rPr>
        <w:t>專案資料夾</w:t>
      </w:r>
      <w:r w:rsidR="005D03E9" w:rsidRPr="005D03E9">
        <w:rPr>
          <w:rFonts w:ascii="標楷體" w:eastAsia="標楷體" w:hAnsi="標楷體" w:hint="eastAsia"/>
        </w:rPr>
        <w:t>檔案</w:t>
      </w:r>
      <w:r w:rsidR="00782012">
        <w:rPr>
          <w:rFonts w:ascii="標楷體" w:eastAsia="標楷體" w:hAnsi="標楷體" w:hint="eastAsia"/>
        </w:rPr>
        <w:t>之結構</w:t>
      </w:r>
      <w:r w:rsidR="005D03E9" w:rsidRPr="005D03E9">
        <w:rPr>
          <w:rFonts w:ascii="標楷體" w:eastAsia="標楷體" w:hAnsi="標楷體" w:hint="eastAsia"/>
        </w:rPr>
        <w:t>說明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.editorconfig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這個檔案可以幫助開發人員在不同的編輯器和 IDE 之間更容易定義與維護一致的編碼樣式。（</w:t>
      </w:r>
      <w:hyperlink r:id="rId14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官方文件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、</w:t>
      </w:r>
      <w:hyperlink r:id="rId15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EditorConfig 快速使用指南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）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.git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Git 版本控制用的資料夾，Angular CLI 建立出來的專案，預設會加入版控。如果建立專案的時候不想要加入版控，可以加上 </w:t>
      </w:r>
      <w:r w:rsidRPr="005D03E9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--skip-git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的參數來讓 CLI 不要將此專案加入版控。例如：</w:t>
      </w:r>
      <w:r w:rsidRPr="005D03E9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ng new SampleProject --skip-git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lastRenderedPageBreak/>
        <w:t>.gitignore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Git 版本控制用的忽略設定檔。值得一提的是，就算在建立專案時加入 </w:t>
      </w:r>
      <w:r w:rsidRPr="005D03E9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--skip-git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參數，此檔案也會被創建出來。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angular.json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Angular CLI 的設定檔。詳細說明可以參考 </w:t>
      </w:r>
      <w:hyperlink r:id="rId16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CK's Notepad 的 [Angular] Angular CLI - angular.json 檔說明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，也可以參考隔壁棚 </w:t>
      </w:r>
      <w:hyperlink r:id="rId17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Angular 大師之路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的說明，都滿詳細的！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dist/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編譯且打包過後的程式碼會放在這裡。一開始其實並不會看到此資料夾，是我為了介紹結構的關係，才先下指令讓其出現。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e2e/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E2E 測試 </w:t>
      </w:r>
      <w:r w:rsidRPr="005D03E9">
        <w:rPr>
          <w:rStyle w:val="ac"/>
          <w:rFonts w:ascii="微軟正黑體" w:eastAsia="微軟正黑體" w:hAnsi="微軟正黑體" w:cs="Helvetica"/>
          <w:color w:val="303233"/>
          <w:sz w:val="21"/>
          <w:szCs w:val="21"/>
        </w:rPr>
        <w:t>（End-to-End Testing）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的程式碼要擺放的位置。E2E 測試是使用程式來模擬實際使用者的操作來進行的一種測試方式。Angular 在 E2E 測試方面是使用自己特製的工具 </w:t>
      </w: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Protractor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。Angular CLI 在建立專案時也會連帶建立範例，有興趣的朋友可以自己玩玩看，後面如果</w:t>
      </w:r>
      <w:del w:id="0" w:author="Unknown">
        <w:r w:rsidRPr="005D03E9">
          <w:rPr>
            <w:rFonts w:ascii="微軟正黑體" w:eastAsia="微軟正黑體" w:hAnsi="微軟正黑體" w:cs="Helvetica"/>
            <w:color w:val="303233"/>
            <w:sz w:val="21"/>
            <w:szCs w:val="21"/>
          </w:rPr>
          <w:delText>我想不出要寫什麼</w:delText>
        </w:r>
      </w:del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篇幅夠的話，我再來分享怎麼寫 E2E 測試。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node_modules/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此專案所有依賴的套件經由使用 </w:t>
      </w:r>
      <w:r w:rsidRPr="005D03E9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npm install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安裝後，都會擺放到這裡。說到這，或許你會覺得奇怪，我又沒有打過這個指令，為什麼會有這個資料夾？！其實 Angular CLI 在建立這個專案的時候，一併幫你處理好了。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package-lock.json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這個檔案是當我們使用 </w:t>
      </w:r>
      <w:r w:rsidRPr="005D03E9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npm install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安裝套件時所產生的文件，用以記錄當前實際安裝的套件的來源與版號。比較需要注意的地方可以</w:t>
      </w:r>
      <w:hyperlink r:id="rId18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點我參考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，但我們目前安裝的 npm 版本已經不會有這個問題，請安心將其加入版控。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package.json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這個檔案是用來定義我們這一包阿哩阿紮的東西是什麼的說明文件，像是應用程式的名稱、版本、描述、關鍵字、授權、貢獻者、維護者、腳本、相依的相關套件及其版本資訊等等，詳細請參考</w:t>
      </w:r>
      <w:hyperlink r:id="rId19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官方文件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的說明。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lastRenderedPageBreak/>
        <w:t>README.md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這個檔案是這個專案的說明文件，採用 </w:t>
      </w:r>
      <w:hyperlink r:id="rId20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Markdown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的語法。可以自由撰寫關於此專案的任何說明。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src/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主要在開發的所有程式碼都會放在這裡。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tsconfig.json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這個檔案是 </w:t>
      </w:r>
      <w:hyperlink r:id="rId21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TypeScript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編譯時看的編譯設定檔。由於 Angular 預設是使用 TypeScript 來開發，所以當然少不了 TypeScript 需要的相關設定檔囉！想知道更詳細的內容請</w:t>
      </w:r>
      <w:hyperlink r:id="rId22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點我參考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。</w:t>
      </w:r>
    </w:p>
    <w:p w:rsidR="005D03E9" w:rsidRPr="005D03E9" w:rsidRDefault="005D03E9" w:rsidP="005D03E9">
      <w:pPr>
        <w:pStyle w:val="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 w:hint="eastAsia"/>
          <w:color w:val="303233"/>
          <w:sz w:val="21"/>
          <w:szCs w:val="21"/>
        </w:rPr>
      </w:pPr>
      <w:r w:rsidRPr="005D03E9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tslint.json</w:t>
      </w:r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- 這個檔案是 </w:t>
      </w:r>
      <w:hyperlink r:id="rId23" w:tgtFrame="_blank" w:history="1">
        <w:r w:rsidRPr="005D03E9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TSLint</w:t>
        </w:r>
      </w:hyperlink>
      <w:r w:rsidRPr="005D03E9">
        <w:rPr>
          <w:rFonts w:ascii="微軟正黑體" w:eastAsia="微軟正黑體" w:hAnsi="微軟正黑體" w:cs="Helvetica"/>
          <w:color w:val="303233"/>
          <w:sz w:val="21"/>
          <w:szCs w:val="21"/>
        </w:rPr>
        <w:t> 的設定檔。TSLint 是 TypeScript 的格式驗證工具，它可以檢查你寫出來的 TypeScript 的格式是不是具有可讀性、可維護性和功能性錯誤。</w:t>
      </w:r>
    </w:p>
    <w:p w:rsidR="005D03E9" w:rsidRPr="005D03E9" w:rsidRDefault="005D03E9" w:rsidP="005D03E9">
      <w:pPr>
        <w:rPr>
          <w:rFonts w:hint="eastAsia"/>
        </w:rPr>
      </w:pPr>
    </w:p>
    <w:p w:rsidR="00DF22E7" w:rsidRDefault="00782012" w:rsidP="00782012">
      <w:pPr>
        <w:pStyle w:val="3"/>
        <w:numPr>
          <w:ilvl w:val="0"/>
          <w:numId w:val="4"/>
        </w:numPr>
      </w:pPr>
      <w:r>
        <w:rPr>
          <w:rFonts w:hint="eastAsia"/>
        </w:rPr>
        <w:t>s</w:t>
      </w:r>
      <w:r>
        <w:t>rc/</w:t>
      </w:r>
      <w:r>
        <w:t>之結構說明</w:t>
      </w:r>
    </w:p>
    <w:p w:rsidR="00782012" w:rsidRDefault="00782012" w:rsidP="00782012">
      <w:pPr>
        <w:pStyle w:val="a9"/>
        <w:ind w:leftChars="0" w:left="744"/>
      </w:pPr>
      <w:r>
        <w:rPr>
          <w:noProof/>
        </w:rPr>
        <w:drawing>
          <wp:inline distT="0" distB="0" distL="0" distR="0" wp14:anchorId="01F9F40A" wp14:editId="68CB6B82">
            <wp:extent cx="2371725" cy="26289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12" w:rsidRPr="00782012" w:rsidRDefault="00782012" w:rsidP="00782012">
      <w:pPr>
        <w:pStyle w:val="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app/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整個網頁應用程式的 Module、Component、Service 等等都放在這。其實整個專案除了 E2E 測試的程式碼之外，大概有九成九都是放這裡。</w:t>
      </w:r>
    </w:p>
    <w:p w:rsidR="00782012" w:rsidRPr="00782012" w:rsidRDefault="00782012" w:rsidP="00782012">
      <w:pPr>
        <w:pStyle w:val="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assets/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靜態資源放置處，如圖片。</w:t>
      </w:r>
    </w:p>
    <w:p w:rsidR="00814A13" w:rsidRPr="00814A13" w:rsidRDefault="00782012" w:rsidP="00814A13">
      <w:pPr>
        <w:pStyle w:val="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Style w:val="HTML"/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lastRenderedPageBreak/>
        <w:t>browserslist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檔案內其實有說明，大意就是 Angular 的編譯器會根據此檔案的設定來加上 CSS 的前綴，如果要支援 IE 9-11，</w:t>
      </w:r>
      <w:r w:rsidR="00814A13">
        <w:rPr>
          <w:rFonts w:ascii="微軟正黑體" w:eastAsia="微軟正黑體" w:hAnsi="微軟正黑體" w:cs="Helvetica"/>
          <w:color w:val="303233"/>
          <w:sz w:val="21"/>
          <w:szCs w:val="21"/>
        </w:rPr>
        <w:br/>
        <w:t>(1)畫面如下則</w:t>
      </w:r>
      <w:r w:rsidR="00814A13"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，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記得要取消此檔案最後一行的註解。</w:t>
      </w:r>
      <w:r w:rsidR="00814A13">
        <w:rPr>
          <w:rFonts w:ascii="微軟正黑體" w:eastAsia="微軟正黑體" w:hAnsi="微軟正黑體" w:cs="Helvetica"/>
          <w:color w:val="303233"/>
          <w:sz w:val="21"/>
          <w:szCs w:val="21"/>
        </w:rPr>
        <w:br/>
      </w:r>
      <w:r w:rsidR="00814A13">
        <w:rPr>
          <w:noProof/>
        </w:rPr>
        <w:drawing>
          <wp:inline distT="0" distB="0" distL="0" distR="0" wp14:anchorId="0DA6A441" wp14:editId="430C83CE">
            <wp:extent cx="6479540" cy="249237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A13">
        <w:rPr>
          <w:rFonts w:ascii="微軟正黑體" w:eastAsia="微軟正黑體" w:hAnsi="微軟正黑體" w:cs="Helvetica"/>
          <w:color w:val="303233"/>
          <w:sz w:val="21"/>
          <w:szCs w:val="21"/>
        </w:rPr>
        <w:br/>
      </w:r>
      <w:r w:rsidR="00814A13">
        <w:rPr>
          <w:rFonts w:ascii="微軟正黑體" w:eastAsia="微軟正黑體" w:hAnsi="微軟正黑體" w:cs="Helvetica"/>
          <w:color w:val="303233"/>
          <w:sz w:val="21"/>
          <w:szCs w:val="21"/>
        </w:rPr>
        <w:t>(</w:t>
      </w:r>
      <w:r w:rsidR="00814A13">
        <w:rPr>
          <w:rFonts w:ascii="微軟正黑體" w:eastAsia="微軟正黑體" w:hAnsi="微軟正黑體" w:cs="Helvetica" w:hint="eastAsia"/>
          <w:color w:val="303233"/>
          <w:sz w:val="21"/>
          <w:szCs w:val="21"/>
        </w:rPr>
        <w:t>2</w:t>
      </w:r>
      <w:r w:rsidR="00814A13">
        <w:rPr>
          <w:rFonts w:ascii="微軟正黑體" w:eastAsia="微軟正黑體" w:hAnsi="微軟正黑體" w:cs="Helvetica"/>
          <w:color w:val="303233"/>
          <w:sz w:val="21"/>
          <w:szCs w:val="21"/>
        </w:rPr>
        <w:t>)畫面如下則</w:t>
      </w:r>
      <w:r w:rsidR="00814A13">
        <w:rPr>
          <w:rFonts w:ascii="微軟正黑體" w:eastAsia="微軟正黑體" w:hAnsi="微軟正黑體" w:cs="Helvetica" w:hint="eastAsia"/>
          <w:color w:val="303233"/>
          <w:sz w:val="21"/>
          <w:szCs w:val="21"/>
        </w:rPr>
        <w:t>是刪除not</w:t>
      </w:r>
      <w:r w:rsidR="00814A13"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。</w:t>
      </w:r>
      <w:r w:rsidR="00814A13">
        <w:rPr>
          <w:rFonts w:ascii="微軟正黑體" w:eastAsia="微軟正黑體" w:hAnsi="微軟正黑體" w:cs="Helvetica"/>
          <w:color w:val="303233"/>
          <w:sz w:val="21"/>
          <w:szCs w:val="21"/>
        </w:rPr>
        <w:br/>
      </w:r>
      <w:r w:rsidR="00814A13">
        <w:rPr>
          <w:noProof/>
        </w:rPr>
        <w:drawing>
          <wp:inline distT="0" distB="0" distL="0" distR="0" wp14:anchorId="15B8C3C2" wp14:editId="0657D38F">
            <wp:extent cx="6479540" cy="176276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782012" w:rsidRPr="00782012" w:rsidRDefault="00782012" w:rsidP="00814A13">
      <w:pPr>
        <w:pStyle w:val="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environments/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環境變數設定檔放置處。建立專案時其實就有一併建立兩個檔案，</w:t>
      </w:r>
      <w:r w:rsidRPr="00782012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environment.ts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與 </w:t>
      </w:r>
      <w:r w:rsidRPr="00782012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environment.prod.ts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。全系統的環境相關變數都請在這兩個檔案裡設定。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favicon.ico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瀏覽器的網址列、書籤、頁籤上都會用到的小 icon 圖檔。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index.html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整個網頁應用程式的首頁與根頁面，也是 SPA 唯一的那一頁。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karma.conf.js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Karma 的設定檔。</w:t>
      </w:r>
      <w:hyperlink r:id="rId27" w:tgtFrame="_blank" w:history="1">
        <w:r w:rsidRPr="00782012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Karma</w:t>
        </w:r>
      </w:hyperlink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是一套</w:t>
      </w:r>
      <w:hyperlink r:id="rId28" w:tgtFrame="_blank" w:history="1">
        <w:r w:rsidRPr="00782012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單元測試</w:t>
        </w:r>
      </w:hyperlink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工具，是以 </w:t>
      </w:r>
      <w:hyperlink r:id="rId29" w:tgtFrame="_blank" w:history="1">
        <w:r w:rsidRPr="00782012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Jasmine</w:t>
        </w:r>
      </w:hyperlink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測試為基礎，並會透過偵測我們的程式碼變更並進行測試。Angular CLI 在建立專案時，預設會使用此套工具。也用有人會改為使用其他工具如：</w:t>
      </w:r>
      <w:hyperlink r:id="rId30" w:tgtFrame="_blank" w:history="1">
        <w:r w:rsidRPr="00782012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Jest</w:t>
        </w:r>
      </w:hyperlink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、</w:t>
      </w:r>
      <w:hyperlink r:id="rId31" w:tgtFrame="_blank" w:history="1">
        <w:r w:rsidRPr="00782012">
          <w:rPr>
            <w:rStyle w:val="ab"/>
            <w:rFonts w:ascii="微軟正黑體" w:eastAsia="微軟正黑體" w:hAnsi="微軟正黑體" w:cs="Helvetica"/>
            <w:color w:val="00A0E9"/>
            <w:sz w:val="21"/>
            <w:szCs w:val="21"/>
          </w:rPr>
          <w:t>Mocha</w:t>
        </w:r>
      </w:hyperlink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來進行測試。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lastRenderedPageBreak/>
        <w:t>main.ts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Angular CLI 在編譯與打包的時候，把這支檔案裡的程式，當做整個網頁應用程式的主要程式進入點。一般也是不會去動到這裡的程式碼。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polyfills.ts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這個檔案滿重要的，檔案內有說明。大意是指這個檔案主要是在載入 Angular 的程式之前，會預先載入的程式。裡面也有一些是如果需要支援較低版本的瀏覽器時，需要取消註解的程式。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styles.css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整個網頁應用程式共用的樣式設定檔。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test.ts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跟 </w:t>
      </w:r>
      <w:r w:rsidRPr="00782012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main.ts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檔類似，不過主要是用在測試檔上。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tsconfig.app.json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跟外層的 </w:t>
      </w:r>
      <w:r w:rsidRPr="00782012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tsconfig.app.json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用途類似，在這個檔案裡也會看到有繼承外層的 </w:t>
      </w:r>
      <w:r w:rsidRPr="00782012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tsconfig.app.json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的設定。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tsconfig.spec.json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跟 </w:t>
      </w:r>
      <w:r w:rsidRPr="00782012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tsconfig.app.json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用途類似，不過主要是針對測試檔。</w:t>
      </w:r>
    </w:p>
    <w:p w:rsidR="00782012" w:rsidRPr="00782012" w:rsidRDefault="00782012" w:rsidP="00782012">
      <w:pPr>
        <w:pStyle w:val="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微軟正黑體" w:eastAsia="微軟正黑體" w:hAnsi="微軟正黑體" w:cs="Helvetica"/>
          <w:color w:val="303233"/>
          <w:sz w:val="21"/>
          <w:szCs w:val="21"/>
        </w:rPr>
      </w:pPr>
      <w:r w:rsidRPr="00782012">
        <w:rPr>
          <w:rStyle w:val="aa"/>
          <w:rFonts w:ascii="微軟正黑體" w:eastAsia="微軟正黑體" w:hAnsi="微軟正黑體" w:cs="Helvetica"/>
          <w:color w:val="303233"/>
          <w:sz w:val="21"/>
          <w:szCs w:val="21"/>
        </w:rPr>
        <w:t>tslint.json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- 跟外層的 </w:t>
      </w:r>
      <w:r w:rsidRPr="00782012">
        <w:rPr>
          <w:rStyle w:val="HTML"/>
          <w:rFonts w:ascii="微軟正黑體" w:eastAsia="微軟正黑體" w:hAnsi="微軟正黑體"/>
          <w:color w:val="C7254E"/>
          <w:sz w:val="21"/>
          <w:szCs w:val="21"/>
          <w:shd w:val="clear" w:color="auto" w:fill="F9F2F4"/>
        </w:rPr>
        <w:t>tslint.json</w:t>
      </w:r>
      <w:r w:rsidRPr="00782012">
        <w:rPr>
          <w:rFonts w:ascii="微軟正黑體" w:eastAsia="微軟正黑體" w:hAnsi="微軟正黑體" w:cs="Helvetica"/>
          <w:color w:val="303233"/>
          <w:sz w:val="21"/>
          <w:szCs w:val="21"/>
        </w:rPr>
        <w:t> 用途類似。</w:t>
      </w:r>
    </w:p>
    <w:p w:rsidR="00782012" w:rsidRPr="00782012" w:rsidRDefault="00782012" w:rsidP="00782012">
      <w:pPr>
        <w:pStyle w:val="a9"/>
        <w:ind w:leftChars="0" w:left="744"/>
        <w:rPr>
          <w:rFonts w:hint="eastAsia"/>
        </w:rPr>
      </w:pPr>
    </w:p>
    <w:p w:rsidR="00DF22E7" w:rsidRDefault="00DF22E7" w:rsidP="00DF22E7">
      <w:pPr>
        <w:pStyle w:val="3"/>
      </w:pPr>
      <w:r>
        <w:rPr>
          <w:rFonts w:hint="eastAsia"/>
        </w:rPr>
        <w:lastRenderedPageBreak/>
        <w:t>四、</w:t>
      </w:r>
    </w:p>
    <w:p w:rsidR="00DF22E7" w:rsidRDefault="00DF22E7" w:rsidP="00DF22E7">
      <w:pPr>
        <w:pStyle w:val="3"/>
      </w:pPr>
      <w:r>
        <w:rPr>
          <w:rFonts w:hint="eastAsia"/>
        </w:rPr>
        <w:t>五、</w:t>
      </w:r>
    </w:p>
    <w:p w:rsidR="00DF22E7" w:rsidRDefault="00DF22E7" w:rsidP="00DF22E7">
      <w:pPr>
        <w:pStyle w:val="3"/>
      </w:pPr>
      <w:r>
        <w:rPr>
          <w:rFonts w:hint="eastAsia"/>
        </w:rPr>
        <w:t>六、</w:t>
      </w:r>
    </w:p>
    <w:p w:rsidR="00DF22E7" w:rsidRDefault="00DF22E7" w:rsidP="00DF22E7">
      <w:pPr>
        <w:pStyle w:val="3"/>
      </w:pPr>
      <w:r>
        <w:rPr>
          <w:rFonts w:hint="eastAsia"/>
        </w:rPr>
        <w:t>七、</w:t>
      </w:r>
    </w:p>
    <w:p w:rsidR="00DF22E7" w:rsidRDefault="00DF22E7" w:rsidP="00DF22E7">
      <w:pPr>
        <w:pStyle w:val="3"/>
      </w:pPr>
      <w:r>
        <w:rPr>
          <w:rFonts w:hint="eastAsia"/>
        </w:rPr>
        <w:t>八、</w:t>
      </w:r>
    </w:p>
    <w:p w:rsidR="00DF22E7" w:rsidRDefault="00DF22E7" w:rsidP="00DF22E7">
      <w:pPr>
        <w:pStyle w:val="3"/>
      </w:pPr>
      <w:r>
        <w:rPr>
          <w:rFonts w:hint="eastAsia"/>
        </w:rPr>
        <w:t>九、</w:t>
      </w:r>
    </w:p>
    <w:p w:rsidR="00DF22E7" w:rsidRDefault="00DF22E7" w:rsidP="00DF22E7">
      <w:pPr>
        <w:pStyle w:val="3"/>
      </w:pPr>
      <w:r>
        <w:rPr>
          <w:rFonts w:hint="eastAsia"/>
        </w:rPr>
        <w:t>十、</w:t>
      </w:r>
    </w:p>
    <w:p w:rsidR="00DF22E7" w:rsidRDefault="00DF22E7" w:rsidP="00DF22E7"/>
    <w:p w:rsidR="00DF22E7" w:rsidRDefault="00DF22E7" w:rsidP="00DF22E7"/>
    <w:p w:rsidR="00795651" w:rsidRDefault="00DF22E7" w:rsidP="00DF22E7">
      <w:r>
        <w:br/>
      </w:r>
    </w:p>
    <w:p w:rsidR="00795651" w:rsidRPr="00795651" w:rsidRDefault="00795651" w:rsidP="00795651"/>
    <w:sectPr w:rsidR="00795651" w:rsidRPr="00795651" w:rsidSect="00D00E63">
      <w:pgSz w:w="11906" w:h="16838"/>
      <w:pgMar w:top="567" w:right="851" w:bottom="567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45F6" w:rsidRDefault="005A45F6" w:rsidP="00795651">
      <w:r>
        <w:separator/>
      </w:r>
    </w:p>
  </w:endnote>
  <w:endnote w:type="continuationSeparator" w:id="0">
    <w:p w:rsidR="005A45F6" w:rsidRDefault="005A45F6" w:rsidP="0079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45F6" w:rsidRDefault="005A45F6" w:rsidP="00795651">
      <w:r>
        <w:separator/>
      </w:r>
    </w:p>
  </w:footnote>
  <w:footnote w:type="continuationSeparator" w:id="0">
    <w:p w:rsidR="005A45F6" w:rsidRDefault="005A45F6" w:rsidP="0079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E51ED"/>
    <w:multiLevelType w:val="multilevel"/>
    <w:tmpl w:val="67825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9501CE"/>
    <w:multiLevelType w:val="hybridMultilevel"/>
    <w:tmpl w:val="9D5C61DC"/>
    <w:lvl w:ilvl="0" w:tplc="1E54E7AE">
      <w:start w:val="1"/>
      <w:numFmt w:val="taiwaneseCountingThousand"/>
      <w:lvlText w:val="%1、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EF20F50"/>
    <w:multiLevelType w:val="multilevel"/>
    <w:tmpl w:val="5CD4C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5B7E24"/>
    <w:multiLevelType w:val="hybridMultilevel"/>
    <w:tmpl w:val="EE8C09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DCD5AFE"/>
    <w:multiLevelType w:val="hybridMultilevel"/>
    <w:tmpl w:val="F48897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E1D0D2D"/>
    <w:multiLevelType w:val="multilevel"/>
    <w:tmpl w:val="3DB2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DC2D66"/>
    <w:multiLevelType w:val="hybridMultilevel"/>
    <w:tmpl w:val="C2E448B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D8B"/>
    <w:rsid w:val="000129CC"/>
    <w:rsid w:val="00047BAD"/>
    <w:rsid w:val="00162CBA"/>
    <w:rsid w:val="0018164B"/>
    <w:rsid w:val="001831F5"/>
    <w:rsid w:val="001D219C"/>
    <w:rsid w:val="00256C00"/>
    <w:rsid w:val="00333D8B"/>
    <w:rsid w:val="00585F09"/>
    <w:rsid w:val="005A45F6"/>
    <w:rsid w:val="005D03E9"/>
    <w:rsid w:val="005D26F9"/>
    <w:rsid w:val="006924CD"/>
    <w:rsid w:val="00782012"/>
    <w:rsid w:val="00795651"/>
    <w:rsid w:val="00814A13"/>
    <w:rsid w:val="00A6163F"/>
    <w:rsid w:val="00A76744"/>
    <w:rsid w:val="00B72567"/>
    <w:rsid w:val="00D00E63"/>
    <w:rsid w:val="00D42989"/>
    <w:rsid w:val="00DA0144"/>
    <w:rsid w:val="00DF22E7"/>
    <w:rsid w:val="00E04749"/>
    <w:rsid w:val="00E72E00"/>
    <w:rsid w:val="00F53B92"/>
    <w:rsid w:val="00FB6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1694AB-8472-41FD-AC7A-55AADD453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56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9565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9565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2CBA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62CBA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9565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9565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95651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79565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10">
    <w:name w:val="標題 1 字元"/>
    <w:basedOn w:val="a0"/>
    <w:link w:val="1"/>
    <w:uiPriority w:val="9"/>
    <w:rsid w:val="007956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30">
    <w:name w:val="標題 3 字元"/>
    <w:basedOn w:val="a0"/>
    <w:link w:val="3"/>
    <w:uiPriority w:val="9"/>
    <w:rsid w:val="0079565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9">
    <w:name w:val="List Paragraph"/>
    <w:basedOn w:val="a"/>
    <w:uiPriority w:val="34"/>
    <w:qFormat/>
    <w:rsid w:val="00DF22E7"/>
    <w:pPr>
      <w:ind w:leftChars="200" w:left="480"/>
    </w:pPr>
  </w:style>
  <w:style w:type="character" w:styleId="HTML">
    <w:name w:val="HTML Code"/>
    <w:basedOn w:val="a0"/>
    <w:uiPriority w:val="99"/>
    <w:semiHidden/>
    <w:unhideWhenUsed/>
    <w:rsid w:val="00A76744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unhideWhenUsed/>
    <w:rsid w:val="005D03E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5D03E9"/>
    <w:rPr>
      <w:b/>
      <w:bCs/>
    </w:rPr>
  </w:style>
  <w:style w:type="character" w:styleId="ab">
    <w:name w:val="Hyperlink"/>
    <w:basedOn w:val="a0"/>
    <w:uiPriority w:val="99"/>
    <w:semiHidden/>
    <w:unhideWhenUsed/>
    <w:rsid w:val="005D03E9"/>
    <w:rPr>
      <w:color w:val="0000FF"/>
      <w:u w:val="single"/>
    </w:rPr>
  </w:style>
  <w:style w:type="character" w:styleId="ac">
    <w:name w:val="Emphasis"/>
    <w:basedOn w:val="a0"/>
    <w:uiPriority w:val="20"/>
    <w:qFormat/>
    <w:rsid w:val="005D03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8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9577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CBD6DF"/>
            <w:bottom w:val="none" w:sz="0" w:space="0" w:color="auto"/>
            <w:right w:val="none" w:sz="0" w:space="0" w:color="auto"/>
          </w:divBdr>
        </w:div>
      </w:divsChild>
    </w:div>
    <w:div w:id="1952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zhihu.com/question/62331583" TargetMode="Externa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typescriptlang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ithelp.ithome.com.tw/articles/10202454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og.kevinyang.net/2018/08/23/angular-json-guide/" TargetMode="External"/><Relationship Id="rId20" Type="http://schemas.openxmlformats.org/officeDocument/2006/relationships/hyperlink" Target="https://markdown.tw/" TargetMode="External"/><Relationship Id="rId29" Type="http://schemas.openxmlformats.org/officeDocument/2006/relationships/hyperlink" Target="https://jasmine.github.io/2.0/introduct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medium.com/@aar0nTw/editorconfig-%E5%BF%AB%E9%80%9F%E4%BD%BF%E7%94%A8%E6%8C%87%E5%8D%97-how-to-editor-%E7%B7%A8%E8%BC%AF%E8%80%85-8-5ad3dd6d1e92" TargetMode="External"/><Relationship Id="rId23" Type="http://schemas.openxmlformats.org/officeDocument/2006/relationships/hyperlink" Target="https://palantir.github.io/tslint/" TargetMode="External"/><Relationship Id="rId28" Type="http://schemas.openxmlformats.org/officeDocument/2006/relationships/hyperlink" Target="https://zh.wikipedia.org/wiki/%E5%8D%95%E5%85%83%E6%B5%8B%E8%AF%95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docs.npmjs.com/files/package.json" TargetMode="External"/><Relationship Id="rId31" Type="http://schemas.openxmlformats.org/officeDocument/2006/relationships/hyperlink" Target="https://mochajs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ditorconfig.org/" TargetMode="External"/><Relationship Id="rId22" Type="http://schemas.openxmlformats.org/officeDocument/2006/relationships/hyperlink" Target="https://yiyingloveart.blogspot.com/2016/07/typescript-tsconfigjson.html" TargetMode="External"/><Relationship Id="rId27" Type="http://schemas.openxmlformats.org/officeDocument/2006/relationships/hyperlink" Target="https://karma-runner.github.io/3.0/index.html" TargetMode="External"/><Relationship Id="rId30" Type="http://schemas.openxmlformats.org/officeDocument/2006/relationships/hyperlink" Target="https://jestjs.io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578</Words>
  <Characters>3297</Characters>
  <Application>Microsoft Office Word</Application>
  <DocSecurity>0</DocSecurity>
  <Lines>27</Lines>
  <Paragraphs>7</Paragraphs>
  <ScaleCrop>false</ScaleCrop>
  <Company/>
  <LinksUpToDate>false</LinksUpToDate>
  <CharactersWithSpaces>3868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2020-12-25T09:09:00Z</dcterms:created>
  <dcterms:modified xsi:type="dcterms:W3CDTF">2020-12-27T18:37:00Z</dcterms:modified>
</cp:coreProperties>
</file>